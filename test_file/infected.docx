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embeddings/oleObject1.bin" ContentType="application/vnd.openxmlformats-officedocument.oleObject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C56CE" w14:textId="77777777" w:rsidR="00F8254F" w:rsidRDefault="002A32B4">
      <w:hyperlink r:id="rId4" w:history="1">
        <w:r w:rsidR="00D15BD0" w:rsidRPr="002A32B4">
          <w:rPr>
            <w:rStyle w:val="Hyperlink"/>
          </w:rPr>
          <w:object w:dxaOrig="1440" w:dyaOrig="1440" w14:anchorId="5D3747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.75pt;height:.75pt" o:ole=""/>
            <w:control r:id="rId5" w:name="TabStrip31" w:shapeid="_x0000_i1026"/>
          </w:object>
        </w:r>
        <w:r w:rsidR="00D15BD0" w:rsidRPr="002A32B4">
          <w:rPr>
            <w:rStyle w:val="Hyperlink"/>
          </w:rPr>
          <w:object w:dxaOrig="1440" w:dyaOrig="1440" w14:anchorId="2CB5C00A">
            <v:shape id="_x0000_i1028" type="#_x0000_t75" style="width:.75pt;height:.75pt" o:ole=""/>
            <w:control r:id="rId6" w:name="TabStrip311" w:shapeid="_x0000_i1028"/>
          </w:object>
        </w:r>
        <w:r w:rsidR="00D15BD0" w:rsidRPr="002A32B4">
          <w:rPr>
            <w:rStyle w:val="Hyperlink"/>
          </w:rPr>
          <w:object w:dxaOrig="1440" w:dyaOrig="1440" w14:anchorId="53950C49">
            <v:shape id="_x0000_i1030" type="#_x0000_t75" style="width:.75pt;height:.75pt" o:ole=""/>
            <w:control r:id="rId7" w:name="TabStrip312" w:shapeid="_x0000_i1030"/>
          </w:object>
        </w:r>
        <w:r w:rsidRPr="002A32B4">
          <w:rPr>
            <w:rStyle w:val="Hyperlink"/>
          </w:rPr>
          <w:object w:dxaOrig="2941" w:dyaOrig="810" w14:anchorId="18051F65">
            <v:shape id="_x0000_i1031" type="#_x0000_t75" style="width:147pt;height:40.5pt" o:ole="">
              <v:imagedata r:id="rId8" o:title=""/>
            </v:shape>
            <o:OLEObject Type="Embed" ProgID="Package" ShapeID="_x0000_i1031" DrawAspect="Content" ObjectID="_1571729853" r:id="rId9"/>
          </w:object>
        </w:r>
        <w:r w:rsidR="00D15BD0" w:rsidRPr="002A32B4">
          <w:rPr>
            <w:rStyle w:val="Hyperlink"/>
          </w:rPr>
          <w:object w:dxaOrig="1440" w:dyaOrig="1440" w14:anchorId="17921520">
            <v:shape id="_x0000_i1033" type="#_x0000_t75" style="width:.75pt;height:.75pt" o:ole=""/>
            <w:control r:id="rId10" w:name="TabStrip313" w:shapeid="_x0000_i1033"/>
          </w:object>
        </w:r>
        <w:r w:rsidR="00D15BD0" w:rsidRPr="002A32B4">
          <w:rPr>
            <w:rStyle w:val="Hyperlink"/>
          </w:rPr>
          <w:object w:dxaOrig="1440" w:dyaOrig="1440" w14:anchorId="5A411F46">
            <v:shape id="_x0000_i1035" type="#_x0000_t75" style="width:.75pt;height:.75pt" o:ole=""/>
            <w:control r:id="rId11" w:name="TabStrip314" w:shapeid="_x0000_i1035"/>
          </w:object>
        </w:r>
        <w:r w:rsidR="00D15BD0" w:rsidRPr="002A32B4">
          <w:rPr>
            <w:rStyle w:val="Hyperlink"/>
          </w:rPr>
          <w:object w:dxaOrig="1440" w:dyaOrig="1440" w14:anchorId="0F59B88B">
            <v:shape id="_x0000_i1037" type="#_x0000_t75" style="width:.75pt;height:.75pt" o:ole=""/>
            <w:control r:id="rId12" w:name="TabStrip315" w:shapeid="_x0000_i1037"/>
          </w:object>
        </w:r>
        <w:r w:rsidR="00D15BD0" w:rsidRPr="002A32B4">
          <w:rPr>
            <w:rStyle w:val="Hyperlink"/>
          </w:rPr>
          <w:object w:dxaOrig="1440" w:dyaOrig="1440" w14:anchorId="0009667F">
            <v:shape id="_x0000_i1039" type="#_x0000_t75" style="width:.75pt;height:.75pt" o:ole=""/>
            <w:control r:id="rId13" w:name="TabStrip316" w:shapeid="_x0000_i1039"/>
          </w:object>
        </w:r>
        <w:r w:rsidR="00D15BD0" w:rsidRPr="002A32B4">
          <w:rPr>
            <w:rStyle w:val="Hyperlink"/>
          </w:rPr>
          <w:object w:dxaOrig="1440" w:dyaOrig="1440" w14:anchorId="03ADB9E2">
            <v:shape id="_x0000_i1041" type="#_x0000_t75" style="width:.75pt;height:.75pt" o:ole=""/>
            <w:control r:id="rId14" w:name="TabStrip317" w:shapeid="_x0000_i1041"/>
          </w:object>
        </w:r>
        <w:r w:rsidR="00D15BD0" w:rsidRPr="002A32B4">
          <w:rPr>
            <w:rStyle w:val="Hyperlink"/>
          </w:rPr>
          <w:object w:dxaOrig="1440" w:dyaOrig="1440" w14:anchorId="3AC0B8DE">
            <v:shape id="_x0000_i1043" type="#_x0000_t75" style="width:.75pt;height:.75pt" o:ole=""/>
            <w:control r:id="rId15" w:name="TabStrip318" w:shapeid="_x0000_i1043"/>
          </w:object>
        </w:r>
        <w:r w:rsidR="00D15BD0" w:rsidRPr="002A32B4">
          <w:rPr>
            <w:rStyle w:val="Hyperlink"/>
          </w:rPr>
          <w:object w:dxaOrig="1440" w:dyaOrig="1440" w14:anchorId="0E80F2C3">
            <v:shape id="_x0000_i1045" type="#_x0000_t75" style="width:.75pt;height:.75pt" o:ole=""/>
            <w:control r:id="rId16" w:name="TabStrip319" w:shapeid="_x0000_i1045"/>
          </w:object>
        </w:r>
        <w:r w:rsidR="00D15BD0" w:rsidRPr="002A32B4">
          <w:rPr>
            <w:rStyle w:val="Hyperlink"/>
          </w:rPr>
          <w:object w:dxaOrig="1440" w:dyaOrig="1440" w14:anchorId="03EDE980">
            <v:shape id="_x0000_i1047" type="#_x0000_t75" style="width:.75pt;height:.75pt" o:ole=""/>
            <w:control r:id="rId17" w:name="TabStrip3110" w:shapeid="_x0000_i1047"/>
          </w:object>
        </w:r>
        <w:r w:rsidR="00D15BD0" w:rsidRPr="002A32B4">
          <w:rPr>
            <w:rStyle w:val="Hyperlink"/>
          </w:rPr>
          <w:object w:dxaOrig="1440" w:dyaOrig="1440" w14:anchorId="592391FD">
            <v:shape id="_x0000_i1049" type="#_x0000_t75" style="width:.75pt;height:.75pt" o:ole=""/>
            <w:control r:id="rId18" w:name="TabStrip3111" w:shapeid="_x0000_i1049"/>
          </w:object>
        </w:r>
        <w:r w:rsidR="00D15BD0" w:rsidRPr="002A32B4">
          <w:rPr>
            <w:rStyle w:val="Hyperlink"/>
          </w:rPr>
          <w:object w:dxaOrig="1440" w:dyaOrig="1440" w14:anchorId="44A4837B">
            <v:shape id="_x0000_i1051" type="#_x0000_t75" style="width:.75pt;height:.75pt" o:ole=""/>
            <w:control r:id="rId19" w:name="TabStrip3112" w:shapeid="_x0000_i1051"/>
          </w:object>
        </w:r>
        <w:r w:rsidR="00D15BD0" w:rsidRPr="002A32B4">
          <w:rPr>
            <w:rStyle w:val="Hyperlink"/>
          </w:rPr>
          <w:object w:dxaOrig="1440" w:dyaOrig="1440" w14:anchorId="7654E716">
            <v:shape id="_x0000_i1053" type="#_x0000_t75" style="width:.75pt;height:.75pt" o:ole=""/>
            <w:control r:id="rId20" w:name="TabStrip3113" w:shapeid="_x0000_i1053"/>
          </w:object>
        </w:r>
        <w:r w:rsidR="00D15BD0" w:rsidRPr="002A32B4">
          <w:rPr>
            <w:rStyle w:val="Hyperlink"/>
          </w:rPr>
          <w:object w:dxaOrig="1440" w:dyaOrig="1440" w14:anchorId="32323C4A">
            <v:shape id="_x0000_i1055" type="#_x0000_t75" style="width:.75pt;height:.75pt" o:ole=""/>
            <w:control r:id="rId21" w:name="TabStrip3114" w:shapeid="_x0000_i1055"/>
          </w:object>
        </w:r>
        <w:r w:rsidR="00D15BD0" w:rsidRPr="002A32B4">
          <w:rPr>
            <w:rStyle w:val="Hyperlink"/>
          </w:rPr>
          <w:object w:dxaOrig="1440" w:dyaOrig="1440" w14:anchorId="4C3FC21E">
            <v:shape id="_x0000_i1057" type="#_x0000_t75" style="width:.75pt;height:.75pt" o:ole=""/>
            <w:control r:id="rId22" w:name="TabStrip3115" w:shapeid="_x0000_i1057"/>
          </w:object>
        </w:r>
        <w:r w:rsidR="00D15BD0" w:rsidRPr="002A32B4">
          <w:rPr>
            <w:rStyle w:val="Hyperlink"/>
          </w:rPr>
          <w:object w:dxaOrig="1440" w:dyaOrig="1440" w14:anchorId="4506CD91">
            <v:shape id="_x0000_i1059" type="#_x0000_t75" style="width:.75pt;height:.75pt" o:ole=""/>
            <w:control r:id="rId23" w:name="TabStrip3116" w:shapeid="_x0000_i1059"/>
          </w:object>
        </w:r>
        <w:r w:rsidR="00D15BD0" w:rsidRPr="002A32B4">
          <w:rPr>
            <w:rStyle w:val="Hyperlink"/>
          </w:rPr>
          <w:object w:dxaOrig="1440" w:dyaOrig="1440" w14:anchorId="31091742">
            <v:shape id="_x0000_i1061" type="#_x0000_t75" style="width:.75pt;height:.75pt" o:ole=""/>
            <w:control r:id="rId24" w:name="TabStrip3117" w:shapeid="_x0000_i1061"/>
          </w:object>
        </w:r>
        <w:r w:rsidR="00D15BD0" w:rsidRPr="002A32B4">
          <w:rPr>
            <w:rStyle w:val="Hyperlink"/>
          </w:rPr>
          <w:object w:dxaOrig="1440" w:dyaOrig="1440" w14:anchorId="44CE01D0">
            <v:shape id="_x0000_i1063" type="#_x0000_t75" style="width:.75pt;height:.75pt" o:ole=""/>
            <w:control r:id="rId25" w:name="TabStrip3118" w:shapeid="_x0000_i1063"/>
          </w:object>
        </w:r>
        <w:r w:rsidR="00D15BD0" w:rsidRPr="002A32B4">
          <w:rPr>
            <w:rStyle w:val="Hyperlink"/>
          </w:rPr>
          <w:object w:dxaOrig="1440" w:dyaOrig="1440" w14:anchorId="2E28634D">
            <v:shape id="_x0000_i1065" type="#_x0000_t75" style="width:.75pt;height:.75pt" o:ole=""/>
            <w:control r:id="rId26" w:name="TabStrip3119" w:shapeid="_x0000_i1065"/>
          </w:object>
        </w:r>
        <w:r w:rsidR="00D15BD0" w:rsidRPr="002A32B4">
          <w:rPr>
            <w:rStyle w:val="Hyperlink"/>
          </w:rPr>
          <w:object w:dxaOrig="1440" w:dyaOrig="1440" w14:anchorId="5E765989">
            <v:shape id="_x0000_i1067" type="#_x0000_t75" style="width:.75pt;height:.75pt" o:ole=""/>
            <w:control r:id="rId27" w:name="TabStrip3120" w:shapeid="_x0000_i1067"/>
          </w:object>
        </w:r>
        <w:r w:rsidR="00D15BD0" w:rsidRPr="002A32B4">
          <w:rPr>
            <w:rStyle w:val="Hyperlink"/>
          </w:rPr>
          <w:object w:dxaOrig="1440" w:dyaOrig="1440" w14:anchorId="7D55D16E">
            <v:shape id="_x0000_i1069" type="#_x0000_t75" style="width:.75pt;height:.75pt" o:ole=""/>
            <w:control r:id="rId28" w:name="TabStrip3121" w:shapeid="_x0000_i1069"/>
          </w:object>
        </w:r>
      </w:hyperlink>
      <w:commentRangeStart w:id="0"/>
      <w:r>
        <w:t>f</w:t>
      </w:r>
      <w:r>
        <w:lastRenderedPageBreak/>
        <w:t>s</w:t>
      </w:r>
      <w:r>
        <w:lastRenderedPageBreak/>
        <w:t>f</w:t>
      </w:r>
      <w:r>
        <w:lastRenderedPageBreak/>
        <w:t>s</w:t>
      </w:r>
      <w:r>
        <w:lastRenderedPageBreak/>
        <w:t>f</w:t>
      </w:r>
      <w:r>
        <w:lastRenderedPageBreak/>
        <w:t>f</w:t>
      </w:r>
      <w:r>
        <w:lastRenderedPageBreak/>
        <w:t>s</w:t>
      </w:r>
      <w:r>
        <w:lastRenderedPageBreak/>
        <w:t>f</w:t>
      </w:r>
      <w:r>
        <w:lastRenderedPageBreak/>
        <w:t>d</w:t>
      </w:r>
      <w:r>
        <w:lastRenderedPageBreak/>
        <w:t>s</w:t>
      </w:r>
      <w:r>
        <w:lastRenderedPageBreak/>
        <w:t>d</w:t>
      </w:r>
      <w:r>
        <w:lastRenderedPageBreak/>
        <w:t>f</w:t>
      </w:r>
      <w:r>
        <w:lastRenderedPageBreak/>
        <w:t>f</w:t>
      </w:r>
      <w:r>
        <w:lastRenderedPageBreak/>
        <w:t>f</w:t>
      </w:r>
      <w:commentRangeEnd w:id="0"/>
      <w:r>
        <w:rPr>
          <w:rStyle w:val="CommentReference"/>
        </w:rPr>
        <w:lastRenderedPageBreak/>
        <w:commentReference w:id="0"/>
      </w:r>
      <w:r w:rsidR="00D15BD0">
        <w:object w:dxaOrig="1440" w:dyaOrig="1440" w14:anchorId="6050620B">
          <v:shape id="_x0000_i1071" type="#_x0000_t75" style="width:.75pt;height:.75pt" o:ole=""/>
          <w:control r:id="rId31" w:name="TabStrip3124" w:shapeid="_x0000_i1071"/>
        </w:object>
      </w:r>
      <w:r w:rsidR="00D15BD0">
        <w:object w:dxaOrig="1440" w:dyaOrig="1440" w14:anchorId="06CE2E38">
          <v:shape id="_x0000_i1073" type="#_x0000_t75" style="width:.75pt;height:.75pt" o:ole=""/>
          <w:control r:id="rId32" w:name="TabStrip3125" w:shapeid="_x0000_i1073"/>
        </w:object>
      </w:r>
      <w:r w:rsidR="00D15BD0">
        <w:object w:dxaOrig="1440" w:dyaOrig="1440" w14:anchorId="2ECFD53D">
          <v:shape id="_x0000_i1075" type="#_x0000_t75" style="width:.75pt;height:.75pt" o:ole=""/>
          <w:control r:id="rId33" w:name="TabStrip3126" w:shapeid="_x0000_i1075"/>
        </w:object>
      </w:r>
      <w:r w:rsidR="00D15BD0">
        <w:object w:dxaOrig="1440" w:dyaOrig="1440" w14:anchorId="76345628">
          <v:shape id="_x0000_i1077" type="#_x0000_t75" style="width:.75pt;height:.75pt" o:ole=""/>
          <w:control r:id="rId34" w:name="TabStrip3127" w:shapeid="_x0000_i1077"/>
        </w:object>
      </w:r>
      <w:r w:rsidR="00D15BD0">
        <w:object w:dxaOrig="1440" w:dyaOrig="1440" w14:anchorId="50DA23EE">
          <v:shape id="_x0000_i1079" type="#_x0000_t75" style="width:.75pt;height:.75pt" o:ole=""/>
          <w:control r:id="rId35" w:name="TabStrip3128" w:shapeid="_x0000_i1079"/>
        </w:object>
      </w:r>
      <w:r w:rsidR="00D15BD0">
        <w:object w:dxaOrig="1440" w:dyaOrig="1440" w14:anchorId="5BA154C6">
          <v:shape id="_x0000_i1081" type="#_x0000_t75" style="width:.75pt;height:.75pt" o:ole=""/>
          <w:control r:id="rId36" w:name="TabStrip3129" w:shapeid="_x0000_i1081"/>
        </w:object>
      </w:r>
      <w:r w:rsidR="00D15BD0">
        <w:object w:dxaOrig="1440" w:dyaOrig="1440" w14:anchorId="573E1EAC">
          <v:shape id="_x0000_i1083" type="#_x0000_t75" style="width:.75pt;height:.75pt" o:ole=""/>
          <w:control r:id="rId37" w:name="TabStrip3130" w:shapeid="_x0000_i1083"/>
        </w:object>
      </w:r>
      <w:r w:rsidR="00D15BD0">
        <w:object w:dxaOrig="1440" w:dyaOrig="1440" w14:anchorId="052B9829">
          <v:shape id="_x0000_i1085" type="#_x0000_t75" style="width:.75pt;height:.75pt" o:ole=""/>
          <w:control r:id="rId38" w:name="TabStrip3131" w:shapeid="_x0000_i1085"/>
        </w:object>
      </w:r>
      <w:r w:rsidR="00D15BD0">
        <w:object w:dxaOrig="1440" w:dyaOrig="1440" w14:anchorId="7479110B">
          <v:shape id="_x0000_i1087" type="#_x0000_t75" style="width:.75pt;height:.75pt" o:ole=""/>
          <w:control r:id="rId39" w:name="TabStrip3132" w:shapeid="_x0000_i1087"/>
        </w:object>
      </w:r>
      <w:r w:rsidR="00D15BD0">
        <w:object w:dxaOrig="1440" w:dyaOrig="1440" w14:anchorId="638FBD05">
          <v:shape id="_x0000_i1089" type="#_x0000_t75" style="width:.75pt;height:.75pt" o:ole=""/>
          <w:control r:id="rId40" w:name="TabStrip3133" w:shapeid="_x0000_i1089"/>
        </w:object>
      </w:r>
      <w:r w:rsidR="00D15BD0">
        <w:object w:dxaOrig="1440" w:dyaOrig="1440" w14:anchorId="1C53438F">
          <v:shape id="_x0000_i1091" type="#_x0000_t75" style="width:.75pt;height:.75pt" o:ole=""/>
          <w:control r:id="rId41" w:name="TabStrip3134" w:shapeid="_x0000_i1091"/>
        </w:object>
      </w:r>
      <w:r w:rsidR="00D15BD0">
        <w:object w:dxaOrig="1440" w:dyaOrig="1440" w14:anchorId="41537727">
          <v:shape id="_x0000_i1093" type="#_x0000_t75" style="width:.75pt;height:.75pt" o:ole=""/>
          <w:control r:id="rId42" w:name="TabStrip3135" w:shapeid="_x0000_i1093"/>
        </w:object>
      </w:r>
      <w:r w:rsidR="00D15BD0">
        <w:object w:dxaOrig="1440" w:dyaOrig="1440" w14:anchorId="3A0EE178">
          <v:shape id="_x0000_i1095" type="#_x0000_t75" style="width:.75pt;height:.75pt" o:ole=""/>
          <w:control r:id="rId43" w:name="TabStrip3136" w:shapeid="_x0000_i1095"/>
        </w:object>
      </w:r>
      <w:r w:rsidR="00D15BD0">
        <w:object w:dxaOrig="1440" w:dyaOrig="1440" w14:anchorId="67EC8B50">
          <v:shape id="_x0000_i1097" type="#_x0000_t75" style="width:.75pt;height:.75pt" o:ole=""/>
          <w:control r:id="rId44" w:name="TabStrip3137" w:shapeid="_x0000_i1097"/>
        </w:object>
      </w:r>
      <w:r w:rsidR="00D15BD0">
        <w:object w:dxaOrig="1440" w:dyaOrig="1440" w14:anchorId="78A96A47">
          <v:shape id="_x0000_i1099" type="#_x0000_t75" style="width:.75pt;height:.75pt" o:ole=""/>
          <w:control r:id="rId45" w:name="TabStrip3138" w:shapeid="_x0000_i1099"/>
        </w:object>
      </w:r>
      <w:r w:rsidR="00D15BD0">
        <w:object w:dxaOrig="1440" w:dyaOrig="1440" w14:anchorId="165F2D6B">
          <v:shape id="_x0000_i1101" type="#_x0000_t75" style="width:.75pt;height:.75pt" o:ole=""/>
          <w:control r:id="rId46" w:name="TabStrip3139" w:shapeid="_x0000_i1101"/>
        </w:object>
      </w:r>
    </w:p>
    <w:p w14:paraId="0B7B0032" w14:textId="77777777" w:rsidR="00D15BD0" w:rsidRDefault="00D15BD0"/>
    <w:p w14:paraId="08C32C19" w14:textId="77777777" w:rsidR="00D15BD0" w:rsidRDefault="00D15BD0"/>
    <w:p w14:paraId="427F7BD2" w14:textId="77777777" w:rsidR="00D15BD0" w:rsidRDefault="00D15BD0"/>
    <w:p w14:paraId="2FBDFEBB" w14:textId="5F6A3A3B" w:rsidR="00D15BD0" w:rsidRPr="004C46F2" w:rsidRDefault="004C46F2">
      <w:pPr>
        <w:rPr>
          <w:vanish/>
        </w:rPr>
      </w:pPr>
      <w:r w:rsidRPr="004C46F2">
        <w:rPr>
          <w:vanish/>
        </w:rPr>
        <w:lastRenderedPageBreak/>
        <w:t>H</w:t>
      </w:r>
      <w:r w:rsidRPr="004C46F2">
        <w:rPr>
          <w:vanish/>
        </w:rPr>
        <w:lastRenderedPageBreak/>
        <w:t>i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n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x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1</w:t>
      </w:r>
    </w:p>
    <w:p w14:paraId="7CFA52C5" w14:textId="2A7F1C88" w:rsidR="004C46F2" w:rsidRPr="004C46F2" w:rsidRDefault="004C46F2" w:rsidP="004C46F2">
      <w:pPr>
        <w:rPr>
          <w:vanish/>
        </w:rPr>
      </w:pPr>
      <w:r w:rsidRPr="004C46F2">
        <w:rPr>
          <w:vanish/>
        </w:rPr>
        <w:lastRenderedPageBreak/>
        <w:t>H</w:t>
      </w:r>
      <w:r w:rsidRPr="004C46F2">
        <w:rPr>
          <w:vanish/>
        </w:rPr>
        <w:lastRenderedPageBreak/>
        <w:t>i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n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x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2</w:t>
      </w:r>
    </w:p>
    <w:p w14:paraId="6455826C" w14:textId="7D3B9AE0" w:rsidR="004C46F2" w:rsidRDefault="004C46F2" w:rsidP="004C46F2">
      <w:pPr>
        <w:rPr>
          <w:vanish/>
        </w:rPr>
      </w:pPr>
      <w:r w:rsidRPr="004C46F2">
        <w:rPr>
          <w:vanish/>
        </w:rPr>
        <w:lastRenderedPageBreak/>
        <w:t>H</w:t>
      </w:r>
      <w:r w:rsidRPr="004C46F2">
        <w:rPr>
          <w:vanish/>
        </w:rPr>
        <w:lastRenderedPageBreak/>
        <w:t>i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d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n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>e</w:t>
      </w:r>
      <w:r w:rsidRPr="004C46F2">
        <w:rPr>
          <w:vanish/>
        </w:rPr>
        <w:lastRenderedPageBreak/>
        <w:t>x</w:t>
      </w:r>
      <w:r w:rsidRPr="004C46F2">
        <w:rPr>
          <w:vanish/>
        </w:rPr>
        <w:lastRenderedPageBreak/>
        <w:t>t</w:t>
      </w:r>
      <w:r w:rsidRPr="004C46F2">
        <w:rPr>
          <w:vanish/>
        </w:rPr>
        <w:lastRenderedPageBreak/>
        <w:t xml:space="preserve"> </w:t>
      </w:r>
      <w:r w:rsidRPr="004C46F2">
        <w:rPr>
          <w:vanish/>
        </w:rPr>
        <w:lastRenderedPageBreak/>
        <w:t>3</w:t>
      </w:r>
    </w:p>
    <w:p w14:paraId="06E60B3A" w14:textId="42496006" w:rsidR="0029559E" w:rsidRPr="004C46F2" w:rsidRDefault="0029559E" w:rsidP="004C46F2">
      <w:pPr>
        <w:rPr>
          <w:vanish/>
        </w:rPr>
      </w:pPr>
      <w:commentRangeStart w:id="1"/>
      <w:r>
        <w:rPr>
          <w:vanish/>
        </w:rPr>
        <w:t>Another comment</w:t>
      </w:r>
      <w:commentRangeEnd w:id="1"/>
      <w:r>
        <w:rPr>
          <w:rStyle w:val="CommentReference"/>
        </w:rPr>
        <w:commentReference w:id="1"/>
      </w:r>
    </w:p>
    <w:p w14:paraId="2A4641C2" w14:textId="0AAAF506" w:rsidR="004C46F2" w:rsidRDefault="0029559E">
      <w:r>
        <w:lastRenderedPageBreak/>
        <w:t xml:space="preserve">This is </w:t>
      </w:r>
      <w:del w:id="2" w:author="Khai To" w:date="2017-11-09T10:50:00Z">
        <w:r w:rsidDel="0029559E">
          <w:delText>deleted text</w:delText>
        </w:r>
      </w:del>
      <w:ins w:id="3" w:author="Khai To" w:date="2017-11-09T10:50:00Z">
        <w:r>
          <w:t>-</w:t>
        </w:r>
      </w:ins>
      <w:ins w:id="4" w:author="Khai To" w:date="2017-11-09T10:49:00Z">
        <w:r>
          <w:t xml:space="preserve"> new inserted text</w:t>
        </w:r>
      </w:ins>
      <w:r>
        <w:t xml:space="preserve"> revision testing</w:t>
      </w:r>
      <w:bookmarkStart w:id="5" w:name="_GoBack"/>
      <w:bookmarkEnd w:id="5"/>
    </w:p>
    <w:p w14:paraId="26E224CD" w14:textId="77777777" w:rsidR="00D15BD0" w:rsidRDefault="00D15BD0"/>
    <w:p w14:paraId="4CAA9048" w14:textId="77777777" w:rsidR="00D15BD0" w:rsidRDefault="00D15BD0"/>
    <w:p w14:paraId="466E02C2" w14:textId="77777777" w:rsidR="00D15BD0" w:rsidRDefault="00D15BD0"/>
    <w:p w14:paraId="056C95D6" w14:textId="77777777" w:rsidR="00D15BD0" w:rsidRDefault="00D15BD0"/>
    <w:p w14:paraId="31BCDF8D" w14:textId="77777777" w:rsidR="00D15BD0" w:rsidRDefault="00D15BD0"/>
    <w:p w14:paraId="35D8EF87" w14:textId="77777777" w:rsidR="00D15BD0" w:rsidRDefault="00D15BD0"/>
    <w:p w14:paraId="5E69D692" w14:textId="77777777" w:rsidR="00D15BD0" w:rsidRDefault="00D15BD0"/>
    <w:p w14:paraId="1D5998A6" w14:textId="77777777" w:rsidR="00D15BD0" w:rsidRDefault="00D15BD0"/>
    <w:p w14:paraId="1141EA94" w14:textId="77777777" w:rsidR="00D15BD0" w:rsidRDefault="00D15BD0"/>
    <w:p w14:paraId="28D0F42D" w14:textId="77777777" w:rsidR="00D15BD0" w:rsidRDefault="00D15BD0"/>
    <w:p w14:paraId="733435F7" w14:textId="77777777" w:rsidR="00D15BD0" w:rsidRDefault="00D15BD0"/>
    <w:p w14:paraId="350739D8" w14:textId="77777777" w:rsidR="00D15BD0" w:rsidRDefault="00D15BD0"/>
    <w:p w14:paraId="7142E9B5" w14:textId="77777777" w:rsidR="00D15BD0" w:rsidRDefault="00D15BD0"/>
    <w:p w14:paraId="2F0CC794" w14:textId="77777777" w:rsidR="00D15BD0" w:rsidRDefault="00D15BD0"/>
    <w:p w14:paraId="1851584D" w14:textId="77777777" w:rsidR="00D15BD0" w:rsidRDefault="00D15BD0">
      <w:r>
        <w:rPr>
          <w:noProof/>
        </w:rPr>
        <w:lastRenderedPageBreak/>
        <w:drawing>
          <wp:inline distT="0" distB="0" distL="0" distR="0" wp14:anchorId="5C5E0CA7" wp14:editId="1F185802">
            <wp:extent cx="1" cy="1"/>
            <wp:effectExtent l="1" t="0" r="1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50971" wp14:editId="6A77D6D1">
            <wp:extent cx="1" cy="1"/>
            <wp:effectExtent l="1" t="0" r="1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8F48F" wp14:editId="454AC341">
            <wp:extent cx="1" cy="1"/>
            <wp:effectExtent l="1" t="0" r="1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03B54C28" w14:textId="77777777" w:rsidR="00D15BD0" w:rsidRPr="00D15BD0" w:rsidRDefault="00D15BD0">
      <w:r>
        <w:rPr>
          <w:noProof/>
        </w:rPr>
        <w:lastRenderedPageBreak/>
        <w:drawing>
          <wp:inline distT="0" distB="0" distL="0" distR="0" wp14:anchorId="60315C05" wp14:editId="60A409A0">
            <wp:extent cx="1" cy="1"/>
            <wp:effectExtent l="1" t="0" r="1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228DA" wp14:editId="23B5F1FD">
            <wp:extent cx="1" cy="1"/>
            <wp:effectExtent l="1" t="0" r="1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132A2" wp14:editId="2CD01B6A">
            <wp:extent cx="1" cy="1"/>
            <wp:effectExtent l="1" t="0" r="1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86B94" wp14:editId="2C03DDD7">
            <wp:extent cx="1" cy="1"/>
            <wp:effectExtent l="1" t="0" r="0" b="0"/>
            <wp:docPr id="7" name="image" descr="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" cy="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BD0" w:rsidRPr="00D15BD0" w:rsidSect="00F8254F">
      <w:pgSz w:w="1" w:h="1"/>
      <w:pgMar w:top="1" w:right="1" w:bottom="1" w:left="1" w:header="1" w:footer="1" w:gutter="0"/>
      <w:cols w:space="1"/>
      <w:docGrid w:linePitch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Han N. Luong" w:date="2016-06-01T17:15:00Z" w:initials="HNL">
    <w:p w14:paraId="0CA49FCC" w14:textId="77777777" w:rsidR="002A32B4" w:rsidRDefault="002A32B4">
      <w:pPr>
        <w:pStyle w:val="CommentText"/>
      </w:pPr>
      <w:r>
        <w:rPr>
          <w:rStyle w:val="CommentReference"/>
        </w:rPr>
        <w:annotationRef/>
      </w:r>
    </w:p>
  </w:comment>
  <w:comment w:id="1" w:author="Khai To" w:date="2017-11-09T10:48:00Z" w:initials="KT">
    <w:p w14:paraId="78C2D3CD" w14:textId="77777777" w:rsidR="0029559E" w:rsidRDefault="0029559E">
      <w:pPr>
        <w:pStyle w:val="CommentText"/>
      </w:pPr>
      <w:r>
        <w:rPr>
          <w:rStyle w:val="CommentReference"/>
        </w:rPr>
        <w:annotationRef/>
      </w:r>
      <w:r>
        <w:t>Testing comment</w:t>
      </w:r>
    </w:p>
    <w:p w14:paraId="13F5A99D" w14:textId="65445DA6" w:rsidR="0029559E" w:rsidRDefault="0029559E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A49FCC" w15:done="0"/>
  <w15:commentEx w15:paraId="13F5A99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0C6E151-A165-4073-A8B7-C1047BA249E9}"/>
    <w:embedBold r:id="rId2" w:fontKey="{FF95256B-4FF4-4244-A4EA-3F1F6E34CBA2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82A55AA-022F-47CE-8390-B77EDC175FD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A3902FE3-6DC7-42D9-8401-5CC78527B1B9}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an N. Luong">
    <w15:presenceInfo w15:providerId="AD" w15:userId="S-1-5-21-3788810083-4052863948-3026399015-2611"/>
  </w15:person>
  <w15:person w15:author="Khai To">
    <w15:presenceInfo w15:providerId="AD" w15:userId="S-1-5-21-3788810083-4052863948-3026399015-16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TrueTypeFonts/>
  <w:defaultTabStop w:val="708"/>
  <w:characterSpacingControl w:val="doNotCompress"/>
  <w:compat>
    <w:compatSetting w:name="compatibilityMode" w:uri="http://schemas.microsoft.com/office/word" w:val="12"/>
  </w:compat>
  <w:rsids>
    <w:rsidRoot w:val="00D15BD0"/>
    <w:rsid w:val="0029559E"/>
    <w:rsid w:val="002A32B4"/>
    <w:rsid w:val="004C46F2"/>
    <w:rsid w:val="00682537"/>
    <w:rsid w:val="00D15BD0"/>
    <w:rsid w:val="00F8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57648FC2"/>
  <w15:docId w15:val="{4858F560-4C71-43A0-9224-29E0AE3E3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B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71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32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2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2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2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2B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32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7.xml"/><Relationship Id="rId18" Type="http://schemas.openxmlformats.org/officeDocument/2006/relationships/control" Target="activeX/activeX12.xml"/><Relationship Id="rId26" Type="http://schemas.openxmlformats.org/officeDocument/2006/relationships/control" Target="activeX/activeX20.xml"/><Relationship Id="rId39" Type="http://schemas.openxmlformats.org/officeDocument/2006/relationships/control" Target="activeX/activeX31.xml"/><Relationship Id="rId21" Type="http://schemas.openxmlformats.org/officeDocument/2006/relationships/control" Target="activeX/activeX15.xml"/><Relationship Id="rId34" Type="http://schemas.openxmlformats.org/officeDocument/2006/relationships/control" Target="activeX/activeX26.xml"/><Relationship Id="rId42" Type="http://schemas.openxmlformats.org/officeDocument/2006/relationships/control" Target="activeX/activeX34.xml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55" Type="http://schemas.microsoft.com/office/2011/relationships/people" Target="people.xml"/><Relationship Id="rId7" Type="http://schemas.openxmlformats.org/officeDocument/2006/relationships/control" Target="activeX/activeX3.xml"/><Relationship Id="rId12" Type="http://schemas.openxmlformats.org/officeDocument/2006/relationships/control" Target="activeX/activeX6.xml"/><Relationship Id="rId17" Type="http://schemas.openxmlformats.org/officeDocument/2006/relationships/control" Target="activeX/activeX11.xml"/><Relationship Id="rId25" Type="http://schemas.openxmlformats.org/officeDocument/2006/relationships/control" Target="activeX/activeX19.xml"/><Relationship Id="rId33" Type="http://schemas.openxmlformats.org/officeDocument/2006/relationships/control" Target="activeX/activeX25.xml"/><Relationship Id="rId38" Type="http://schemas.openxmlformats.org/officeDocument/2006/relationships/control" Target="activeX/activeX30.xml"/><Relationship Id="rId46" Type="http://schemas.openxmlformats.org/officeDocument/2006/relationships/control" Target="activeX/activeX38.xml"/><Relationship Id="rId2" Type="http://schemas.openxmlformats.org/officeDocument/2006/relationships/settings" Target="settings.xml"/><Relationship Id="rId16" Type="http://schemas.openxmlformats.org/officeDocument/2006/relationships/control" Target="activeX/activeX10.xml"/><Relationship Id="rId20" Type="http://schemas.openxmlformats.org/officeDocument/2006/relationships/control" Target="activeX/activeX14.xml"/><Relationship Id="rId29" Type="http://schemas.openxmlformats.org/officeDocument/2006/relationships/comments" Target="comments.xml"/><Relationship Id="rId41" Type="http://schemas.openxmlformats.org/officeDocument/2006/relationships/control" Target="activeX/activeX33.xm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11" Type="http://schemas.openxmlformats.org/officeDocument/2006/relationships/control" Target="activeX/activeX5.xml"/><Relationship Id="rId24" Type="http://schemas.openxmlformats.org/officeDocument/2006/relationships/control" Target="activeX/activeX18.xml"/><Relationship Id="rId32" Type="http://schemas.openxmlformats.org/officeDocument/2006/relationships/control" Target="activeX/activeX24.xml"/><Relationship Id="rId37" Type="http://schemas.openxmlformats.org/officeDocument/2006/relationships/control" Target="activeX/activeX29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53" Type="http://schemas.openxmlformats.org/officeDocument/2006/relationships/image" Target="media/image2.jpeg"/><Relationship Id="rId5" Type="http://schemas.openxmlformats.org/officeDocument/2006/relationships/control" Target="activeX/activeX1.xml"/><Relationship Id="rId15" Type="http://schemas.openxmlformats.org/officeDocument/2006/relationships/control" Target="activeX/activeX9.xml"/><Relationship Id="rId23" Type="http://schemas.openxmlformats.org/officeDocument/2006/relationships/control" Target="activeX/activeX17.xml"/><Relationship Id="rId28" Type="http://schemas.openxmlformats.org/officeDocument/2006/relationships/control" Target="activeX/activeX22.xml"/><Relationship Id="rId36" Type="http://schemas.openxmlformats.org/officeDocument/2006/relationships/control" Target="activeX/activeX28.xml"/><Relationship Id="rId49" Type="http://schemas.openxmlformats.org/officeDocument/2006/relationships/chart" Target="charts/chart3.xml"/><Relationship Id="rId10" Type="http://schemas.openxmlformats.org/officeDocument/2006/relationships/control" Target="activeX/activeX4.xml"/><Relationship Id="rId19" Type="http://schemas.openxmlformats.org/officeDocument/2006/relationships/control" Target="activeX/activeX13.xml"/><Relationship Id="rId31" Type="http://schemas.openxmlformats.org/officeDocument/2006/relationships/control" Target="activeX/activeX23.xml"/><Relationship Id="rId44" Type="http://schemas.openxmlformats.org/officeDocument/2006/relationships/control" Target="activeX/activeX36.xml"/><Relationship Id="rId52" Type="http://schemas.openxmlformats.org/officeDocument/2006/relationships/chart" Target="charts/chart6.xml"/><Relationship Id="rId4" Type="http://schemas.openxmlformats.org/officeDocument/2006/relationships/hyperlink" Target="https://reports4.testuff.com/view/OPSWAT-rogrpgqofdmfyawkrgftcgdrvhydolbb/run/a5fd24ac7b8a71596e857b084596a3f3/" TargetMode="External"/><Relationship Id="rId9" Type="http://schemas.openxmlformats.org/officeDocument/2006/relationships/oleObject" Target="embeddings/oleObject1.bin"/><Relationship Id="rId14" Type="http://schemas.openxmlformats.org/officeDocument/2006/relationships/control" Target="activeX/activeX8.xml"/><Relationship Id="rId22" Type="http://schemas.openxmlformats.org/officeDocument/2006/relationships/control" Target="activeX/activeX16.xml"/><Relationship Id="rId27" Type="http://schemas.openxmlformats.org/officeDocument/2006/relationships/control" Target="activeX/activeX21.xml"/><Relationship Id="rId30" Type="http://schemas.microsoft.com/office/2011/relationships/commentsExtended" Target="commentsExtended.xml"/><Relationship Id="rId35" Type="http://schemas.openxmlformats.org/officeDocument/2006/relationships/control" Target="activeX/activeX27.xml"/><Relationship Id="rId43" Type="http://schemas.openxmlformats.org/officeDocument/2006/relationships/control" Target="activeX/activeX35.xml"/><Relationship Id="rId48" Type="http://schemas.openxmlformats.org/officeDocument/2006/relationships/chart" Target="charts/chart2.xml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chart" Target="charts/chart5.xml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1EFB6596-857C-11D1-B16A-00C0F0283628}" ax:license="9368265E-85FE-11d1-8BE3-0000F8754DA1" ax:persistence="persistStorage" r:id="rId1"/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61634960"/>
        <c:axId val="361635344"/>
        <c:axId val="361333208"/>
      </c:bar3DChart>
      <c:catAx>
        <c:axId val="36163496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61635344"/>
        <c:crosses val="autoZero"/>
        <c:auto val="1"/>
        <c:lblAlgn val="ctr"/>
        <c:lblOffset val="100"/>
        <c:noMultiLvlLbl val="0"/>
      </c:catAx>
      <c:valAx>
        <c:axId val="3616353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61634960"/>
        <c:crosses val="autoZero"/>
        <c:crossBetween val="between"/>
      </c:valAx>
      <c:serAx>
        <c:axId val="361333208"/>
        <c:scaling>
          <c:orientation val="minMax"/>
        </c:scaling>
        <c:delete val="0"/>
        <c:axPos val="b"/>
        <c:majorTickMark val="out"/>
        <c:minorTickMark val="none"/>
        <c:tickLblPos val="nextTo"/>
        <c:crossAx val="361635344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pyramid"/>
        <c:axId val="344510920"/>
        <c:axId val="344504648"/>
        <c:axId val="0"/>
      </c:bar3DChart>
      <c:catAx>
        <c:axId val="3445109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44504648"/>
        <c:crosses val="autoZero"/>
        <c:auto val="1"/>
        <c:lblAlgn val="ctr"/>
        <c:lblOffset val="100"/>
        <c:noMultiLvlLbl val="0"/>
      </c:catAx>
      <c:valAx>
        <c:axId val="3445046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445109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pyramid"/>
        <c:axId val="344505432"/>
        <c:axId val="344506216"/>
        <c:axId val="362770816"/>
      </c:bar3DChart>
      <c:catAx>
        <c:axId val="34450543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44506216"/>
        <c:crosses val="autoZero"/>
        <c:auto val="1"/>
        <c:lblAlgn val="ctr"/>
        <c:lblOffset val="100"/>
        <c:noMultiLvlLbl val="0"/>
      </c:catAx>
      <c:valAx>
        <c:axId val="344506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44505432"/>
        <c:crosses val="autoZero"/>
        <c:crossBetween val="between"/>
      </c:valAx>
      <c:serAx>
        <c:axId val="362770816"/>
        <c:scaling>
          <c:orientation val="minMax"/>
        </c:scaling>
        <c:delete val="0"/>
        <c:axPos val="b"/>
        <c:majorTickMark val="out"/>
        <c:minorTickMark val="none"/>
        <c:tickLblPos val="nextTo"/>
        <c:crossAx val="344506216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Sq.. 1</c:v>
                </c:pt>
                <c:pt idx="1">
                  <c:v>Sq.. 2</c:v>
                </c:pt>
                <c:pt idx="2">
                  <c:v>Sq.. 3</c:v>
                </c:pt>
                <c:pt idx="3">
                  <c:v>Sq..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44508960"/>
        <c:axId val="344507392"/>
        <c:axId val="0"/>
      </c:bar3DChart>
      <c:valAx>
        <c:axId val="34450739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344508960"/>
        <c:crosses val="autoZero"/>
        <c:crossBetween val="between"/>
      </c:valAx>
      <c:catAx>
        <c:axId val="344508960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344507392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line3D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4506608"/>
        <c:axId val="344503864"/>
        <c:axId val="255517496"/>
      </c:line3DChart>
      <c:catAx>
        <c:axId val="34450660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44503864"/>
        <c:crosses val="autoZero"/>
        <c:auto val="1"/>
        <c:lblAlgn val="ctr"/>
        <c:lblOffset val="100"/>
        <c:noMultiLvlLbl val="0"/>
      </c:catAx>
      <c:valAx>
        <c:axId val="3445038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44506608"/>
        <c:crosses val="autoZero"/>
        <c:crossBetween val="between"/>
      </c:valAx>
      <c:serAx>
        <c:axId val="255517496"/>
        <c:scaling>
          <c:orientation val="minMax"/>
        </c:scaling>
        <c:delete val="0"/>
        <c:axPos val="b"/>
        <c:majorTickMark val="out"/>
        <c:minorTickMark val="none"/>
        <c:tickLblPos val="nextTo"/>
        <c:crossAx val="344503864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rAngAx val="0"/>
    </c:view3D>
    <c:floor>
      <c:thickness val="0"/>
    </c:floor>
    <c:sideWall>
      <c:thickness val="0"/>
    </c:sideWall>
    <c:backWall>
      <c:thickness val="0"/>
    </c:backWall>
    <c:plotArea>
      <c:layout/>
      <c:surface3DChart>
        <c:wireframe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bandFmts/>
        <c:axId val="344504256"/>
        <c:axId val="363155360"/>
        <c:axId val="255519192"/>
      </c:surface3DChart>
      <c:catAx>
        <c:axId val="3445042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63155360"/>
        <c:crosses val="autoZero"/>
        <c:auto val="1"/>
        <c:lblAlgn val="ctr"/>
        <c:lblOffset val="100"/>
        <c:noMultiLvlLbl val="0"/>
      </c:catAx>
      <c:valAx>
        <c:axId val="3631553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44504256"/>
        <c:crosses val="autoZero"/>
        <c:crossBetween val="midCat"/>
      </c:valAx>
      <c:serAx>
        <c:axId val="255519192"/>
        <c:scaling>
          <c:orientation val="minMax"/>
        </c:scaling>
        <c:delete val="0"/>
        <c:axPos val="b"/>
        <c:majorTickMark val="out"/>
        <c:minorTickMark val="none"/>
        <c:tickLblPos val="nextTo"/>
        <c:crossAx val="363155360"/>
        <c:crosses val="autoZero"/>
      </c:serAx>
    </c:plotArea>
    <c:legend>
      <c:legendPos val="r"/>
      <c:overlay val="0"/>
      <c:txPr>
        <a:bodyPr/>
        <a:lstStyle/>
        <a:p>
          <a:pPr rtl="0">
            <a:defRPr/>
          </a:pPr>
          <a:endParaRPr lang="en-US"/>
        </a:p>
      </c:txPr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Khai To</cp:lastModifiedBy>
  <cp:revision>5</cp:revision>
  <dcterms:created xsi:type="dcterms:W3CDTF">2013-10-03T22:46:00Z</dcterms:created>
  <dcterms:modified xsi:type="dcterms:W3CDTF">2017-11-09T03:50:00Z</dcterms:modified>
</cp:coreProperties>
</file>